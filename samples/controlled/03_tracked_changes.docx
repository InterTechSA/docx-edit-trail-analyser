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Controlled DOCX Research Sample</w:t>
      </w:r>
    </w:p>
    <w:p>
      <w:r>
        <w:t>Sample purpose: Synthetic retained tracked-change fixture for extractor validation.</w:t>
      </w:r>
    </w:p>
    <w:p>
      <w:r>
        <w:t xml:space="preserve">The quick </w:t>
      </w:r>
      <w:del w:id="1" w:author="Controlled Editor" w:date="2026-09-05T18:25:00Z">
        <w:r>
          <w:delText>brown</w:delText>
        </w:r>
      </w:del>
      <w:ins w:id="2" w:author="Controlled Editor" w:date="2026-09-05T18:26:00Z">
        <w:r>
          <w:t>red</w:t>
        </w:r>
      </w:ins>
      <w:r>
        <w:t xml:space="preserve"> fox jumps over the dog.</w:t>
      </w:r>
    </w:p>
    <w:p>
      <w:r>
        <w:t>Corpus ID: 03_tracked_changes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Controlled Corpus Generator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03_tracked_changes</dc:title>
  <dc:subject>Controlled corpus for DOCX edit-trail analysis</dc:subject>
  <dc:creator>python-docx</dc:creator>
  <cp:keywords/>
  <dc:description>Programmatically generated controlled research sample.</dc:description>
  <cp:lastModifiedBy>Controlled Corpus Generator</cp:lastModifiedBy>
  <cp:revision>1</cp:revision>
  <dcterms:created xsi:type="dcterms:W3CDTF">2026-09-05T17:00:00Z</dcterms:created>
  <dcterms:modified xsi:type="dcterms:W3CDTF">2026-09-05T18:30:00Z</dcterms:modified>
  <cp:category/>
</cp:coreProperties>
</file>