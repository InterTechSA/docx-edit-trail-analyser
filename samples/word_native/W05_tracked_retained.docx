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4328C760" w:rsidR="004B7AC9" w:rsidRPr="004B7AC9" w:rsidRDefault="004B7AC9">
      <w:pPr>
        <w:rPr>
          <w:lang w:val="en-ZA"/>
        </w:rPr>
      </w:pPr>
      <w:r>
        <w:rPr>
          <w:lang w:val="en-ZA"/>
        </w:rPr>
        <w:t xml:space="preserve">The quick </w:t>
      </w:r>
      <w:del w:id="0" w:author="Thabang Kubheka" w:date="2026-09-28T20:59:00Z" w16du:dateUtc="2026-09-28T18:59:00Z">
        <w:r w:rsidDel="00100253">
          <w:rPr>
            <w:lang w:val="en-ZA"/>
          </w:rPr>
          <w:delText xml:space="preserve">brown </w:delText>
        </w:r>
      </w:del>
      <w:ins w:id="1" w:author="Thabang Kubheka" w:date="2026-09-28T20:59:00Z" w16du:dateUtc="2026-09-28T18:59:00Z">
        <w:r w:rsidR="00100253">
          <w:rPr>
            <w:lang w:val="en-ZA"/>
          </w:rPr>
          <w:t>red</w:t>
        </w:r>
      </w:ins>
      <w:ins w:id="2" w:author="Thabang Kubheka" w:date="2026-09-28T21:01:00Z" w16du:dateUtc="2026-09-28T19:01:00Z">
        <w:r w:rsidR="00100253">
          <w:rPr>
            <w:lang w:val="en-ZA"/>
          </w:rPr>
          <w:t xml:space="preserve"> </w:t>
        </w:r>
      </w:ins>
      <w:r>
        <w:rPr>
          <w:lang w:val="en-ZA"/>
        </w:rPr>
        <w:t>fox jumps over the 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bang Kubheka">
    <w15:presenceInfo w15:providerId="Windows Live" w15:userId="603af12f8d8405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100253"/>
    <w:rsid w:val="004529D4"/>
    <w:rsid w:val="004B7AC9"/>
    <w:rsid w:val="006B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002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2</cp:revision>
  <dcterms:created xsi:type="dcterms:W3CDTF">2026-09-28T18:50:00Z</dcterms:created>
  <dcterms:modified xsi:type="dcterms:W3CDTF">2026-09-28T19:01:00Z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